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EAD" w:rsidRPr="00742EAD" w:rsidRDefault="00742EAD" w:rsidP="00742EAD">
      <w:pPr>
        <w:widowControl/>
        <w:jc w:val="center"/>
        <w:textAlignment w:val="baseline"/>
        <w:outlineLvl w:val="0"/>
        <w:rPr>
          <w:rFonts w:ascii="宋体" w:eastAsia="宋体" w:hAnsi="宋体" w:cs="宋体"/>
          <w:kern w:val="36"/>
          <w:sz w:val="29"/>
          <w:szCs w:val="29"/>
        </w:rPr>
      </w:pPr>
      <w:r w:rsidRPr="00742EAD">
        <w:rPr>
          <w:rFonts w:ascii="宋体" w:eastAsia="宋体" w:hAnsi="宋体" w:cs="宋体"/>
          <w:kern w:val="36"/>
          <w:sz w:val="29"/>
          <w:szCs w:val="29"/>
        </w:rPr>
        <w:t>利用</w:t>
      </w:r>
      <w:proofErr w:type="spellStart"/>
      <w:r w:rsidRPr="00742EAD">
        <w:rPr>
          <w:rFonts w:ascii="宋体" w:eastAsia="宋体" w:hAnsi="宋体" w:cs="宋体"/>
          <w:kern w:val="36"/>
          <w:sz w:val="29"/>
          <w:szCs w:val="29"/>
        </w:rPr>
        <w:t>nginx+lua+memcache</w:t>
      </w:r>
      <w:proofErr w:type="spellEnd"/>
      <w:r w:rsidRPr="00742EAD">
        <w:rPr>
          <w:rFonts w:ascii="宋体" w:eastAsia="宋体" w:hAnsi="宋体" w:cs="宋体"/>
          <w:kern w:val="36"/>
          <w:sz w:val="29"/>
          <w:szCs w:val="29"/>
        </w:rPr>
        <w:t>实现灰度发布</w:t>
      </w:r>
    </w:p>
    <w:p w:rsidR="00742EAD" w:rsidRPr="00742EAD" w:rsidRDefault="00742EAD" w:rsidP="00742EA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742EAD">
        <w:rPr>
          <w:rFonts w:ascii="宋体" w:eastAsia="宋体" w:hAnsi="宋体" w:cs="宋体"/>
          <w:color w:val="888888"/>
          <w:kern w:val="0"/>
          <w:sz w:val="24"/>
          <w:szCs w:val="24"/>
        </w:rPr>
        <w:t>一、灰度发布原理说明灰度发布在百度百科中解释：灰度发布是指在黑与白之间，能够平滑过渡的一种发布方式。AB test就是一种灰度发布方式，让一部分用户继续用A，一部分用户开始用B，如果用户对B没有什么反对意见，那么逐步扩大范围，把所有用户都迁移到B上面 来。灰度发布可以保证整体系统</w:t>
      </w:r>
    </w:p>
    <w:p w:rsidR="00742EAD" w:rsidRPr="00742EAD" w:rsidRDefault="00742EAD" w:rsidP="00742EAD">
      <w:pPr>
        <w:widowControl/>
        <w:spacing w:line="252" w:lineRule="atLeast"/>
        <w:jc w:val="left"/>
        <w:rPr>
          <w:ins w:id="0" w:author="Unknown"/>
          <w:rFonts w:ascii="宋体" w:eastAsia="宋体" w:hAnsi="宋体" w:cs="宋体"/>
          <w:color w:val="888888"/>
          <w:kern w:val="0"/>
          <w:sz w:val="17"/>
          <w:szCs w:val="17"/>
        </w:rPr>
      </w:pPr>
      <w:ins w:id="1" w:author="Unknown">
        <w:r w:rsidRPr="00742EAD">
          <w:rPr>
            <w:rFonts w:ascii="宋体" w:eastAsia="宋体" w:hAnsi="宋体" w:cs="宋体"/>
            <w:b/>
            <w:bCs/>
            <w:color w:val="888888"/>
            <w:kern w:val="0"/>
            <w:sz w:val="17"/>
            <w:szCs w:val="17"/>
          </w:rPr>
          <w:t>正文</w:t>
        </w:r>
      </w:ins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2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" w:author="Unknown">
        <w:r w:rsidRPr="00742EAD">
          <w:rPr>
            <w:rFonts w:ascii="Courier New" w:eastAsia="宋体" w:hAnsi="Courier New" w:cs="Courier New"/>
            <w:b/>
            <w:bCs/>
            <w:color w:val="333333"/>
            <w:kern w:val="0"/>
            <w:sz w:val="17"/>
          </w:rPr>
          <w:t>一、灰度发布原理说明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5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6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灰度发布在百度百科中解释：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7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8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9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灰度发布是指在黑与白之间，能够平滑过渡的一种发布方式。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AB test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就是一种灰度发布方式，让一部分用户继续用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A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，一部分用户开始用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B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，如果用户对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B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没有什么反对意见，那么逐步扩大范围，把所有用户都迁移到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B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上面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 xml:space="preserve"> 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来。灰度发布可以保证整体系统的稳定，在初始灰度的时候就可以发现、调整问题，以保证其影响度。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0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1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12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13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这里的用于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WEB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系统新代码的测试发布，让一部分（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IP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）用户访问新版本，一部分用户仍然访问正常版本，其原理如图：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5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center"/>
        <w:textAlignment w:val="baseline"/>
        <w:rPr>
          <w:ins w:id="16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r>
        <w:rPr>
          <w:rFonts w:ascii="Courier New" w:eastAsia="宋体" w:hAnsi="Courier New" w:cs="Courier New"/>
          <w:noProof/>
          <w:color w:val="333333"/>
          <w:kern w:val="0"/>
          <w:sz w:val="17"/>
          <w:szCs w:val="17"/>
        </w:rPr>
        <w:drawing>
          <wp:inline distT="0" distB="0" distL="0" distR="0">
            <wp:extent cx="4762500" cy="3878580"/>
            <wp:effectExtent l="19050" t="0" r="0" b="0"/>
            <wp:docPr id="1" name="图片 1" descr="http://static.inagios.cn/uploadpic/d/22/d221dbccf182067df3ec9b1e4f21b4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tatic.inagios.cn/uploadpic/d/22/d221dbccf182067df3ec9b1e4f21b4be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7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7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18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19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执行过程：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0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21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22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1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、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当用户请求到达前端代理服务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，内嵌的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模块解析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配置文件中的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脚本代码；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24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25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2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、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变量获得客户端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IP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地址，去查询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memcached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缓存内是否有该键值，如果有返回</w:t>
        </w:r>
        <w:proofErr w:type="gram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值执行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@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client_test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，否则执行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@client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27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28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3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、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 xml:space="preserve"> Location @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client_test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把请求转发</w:t>
        </w:r>
        <w:proofErr w:type="gram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给部署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了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new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版代码的服务器，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location @client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把请求转发</w:t>
        </w:r>
        <w:proofErr w:type="gram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给部署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了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normal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版代码的服务器，服务器返回结果。整个过程完成。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0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1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下面把安装配置过程详细说明。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4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5" w:author="Unknown">
        <w:r w:rsidRPr="00742EAD">
          <w:rPr>
            <w:rFonts w:ascii="Courier New" w:eastAsia="宋体" w:hAnsi="Courier New" w:cs="Courier New"/>
            <w:b/>
            <w:bCs/>
            <w:color w:val="333333"/>
            <w:kern w:val="0"/>
            <w:sz w:val="17"/>
          </w:rPr>
          <w:t>二、安装配置过程详解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7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8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1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、安装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nginx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0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41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安装依赖包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45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yum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-y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install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gcc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gcc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-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c++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autoconf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libjpeg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libjpeg-devel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libpng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libpng-devel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freetype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freetype-devel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libxml2 libxml2-devel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zlib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zlib-devel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glibc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glibc-devel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glib2 glib2-devel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bzip2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bzip2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-devel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ncurses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ncurses-devel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curl curl-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e2fsprogs e2fsprogs-devel krb5 krb5-devel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libidn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libidn-devel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openssl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openssl-devel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openldap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openldap-devel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nss_ldap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openldap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-clients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openldap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-servers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make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pcre-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devel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proofErr w:type="gramStart"/>
      <w:ins w:id="48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yum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-y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install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gd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gd2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gd-devel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gd2-devel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lua-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devel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50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gramStart"/>
      <w:ins w:id="51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yum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–y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install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memcached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5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5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54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55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下载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模块、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lua-memcache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操作库文件和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包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5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57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58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spellStart"/>
      <w:proofErr w:type="gramStart"/>
      <w:ins w:id="59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wget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https:</w:t>
        </w:r>
        <w:r w:rsidRPr="00742EAD">
          <w:rPr>
            <w:rFonts w:ascii="Courier New" w:eastAsia="宋体" w:hAnsi="Courier New" w:cs="Courier New"/>
            <w:color w:val="008000"/>
            <w:kern w:val="0"/>
            <w:sz w:val="14"/>
            <w:szCs w:val="14"/>
            <w:shd w:val="clear" w:color="auto" w:fill="FFFFFF"/>
          </w:rPr>
          <w:t>//github.com/simpl/ngx_devel_kit/archive/v0.2.18.tar.gz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60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61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spellStart"/>
      <w:proofErr w:type="gramStart"/>
      <w:ins w:id="62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wget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https:</w:t>
        </w:r>
        <w:r w:rsidRPr="00742EAD">
          <w:rPr>
            <w:rFonts w:ascii="Courier New" w:eastAsia="宋体" w:hAnsi="Courier New" w:cs="Courier New"/>
            <w:color w:val="008000"/>
            <w:kern w:val="0"/>
            <w:sz w:val="14"/>
            <w:szCs w:val="14"/>
            <w:shd w:val="clear" w:color="auto" w:fill="FFFFFF"/>
          </w:rPr>
          <w:t>//github.com/chaoslawful/lua-nginx-module/archive/v0.8.5.tar.gz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6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6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spellStart"/>
      <w:proofErr w:type="gramStart"/>
      <w:ins w:id="65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wget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https:</w:t>
        </w:r>
        <w:r w:rsidRPr="00742EAD">
          <w:rPr>
            <w:rFonts w:ascii="Courier New" w:eastAsia="宋体" w:hAnsi="Courier New" w:cs="Courier New"/>
            <w:color w:val="008000"/>
            <w:kern w:val="0"/>
            <w:sz w:val="14"/>
            <w:szCs w:val="14"/>
            <w:shd w:val="clear" w:color="auto" w:fill="FFFFFF"/>
          </w:rPr>
          <w:t>//github.com/agentzh/lua-resty-memcached/archive/v0.11.tar.gz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6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67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spellStart"/>
      <w:proofErr w:type="gramStart"/>
      <w:ins w:id="68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wget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http:</w:t>
        </w:r>
        <w:r w:rsidRPr="00742EAD">
          <w:rPr>
            <w:rFonts w:ascii="Courier New" w:eastAsia="宋体" w:hAnsi="Courier New" w:cs="Courier New"/>
            <w:color w:val="008000"/>
            <w:kern w:val="0"/>
            <w:sz w:val="14"/>
            <w:szCs w:val="14"/>
            <w:shd w:val="clear" w:color="auto" w:fill="FFFFFF"/>
          </w:rPr>
          <w:t>//nginx.org/download/nginx-1.4.2.tar.gz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6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7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proofErr w:type="gramStart"/>
      <w:ins w:id="71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tar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xvf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nginx-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1.4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.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2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.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tar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.gz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7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7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proofErr w:type="spellStart"/>
      <w:proofErr w:type="gramStart"/>
      <w:ins w:id="7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cd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nginx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-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1.4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.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2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7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7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gramStart"/>
      <w:ins w:id="7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lastRenderedPageBreak/>
          <w:t>.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configure --prefix=/soft/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 --with-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http_gzip_static_module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--add-module=/root/ngx_devel_kit-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0.2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.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18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  --add-module=/root/lua-nginx-module-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0.8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.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5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78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7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gramStart"/>
      <w:ins w:id="80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make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81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8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gramStart"/>
      <w:ins w:id="83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make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install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8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85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86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87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拷贝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的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memcached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操作库文件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88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8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9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proofErr w:type="gramStart"/>
      <w:ins w:id="91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tar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xvf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v0.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11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.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tar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.gz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9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9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gramStart"/>
      <w:ins w:id="94" w:author="Unknown"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cp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-r lua-resty-memcached-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0.11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/lib/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resty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 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usr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/lib64/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5.1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95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96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97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98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99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配置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nginx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00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01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0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03" w:author="Unknown"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#vim /soft/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/conf/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nginx.conf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0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0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proofErr w:type="spellStart"/>
      <w:ins w:id="106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worker_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processes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0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0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proofErr w:type="gramStart"/>
      <w:ins w:id="109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events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1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1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12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worker_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connections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1024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1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1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15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1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1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proofErr w:type="gramStart"/>
      <w:ins w:id="118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http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1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2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21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include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mime.types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2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2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2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default_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type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application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/octet-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stream;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2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2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2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sendfile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on;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2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2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30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keepalive_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timeout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65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3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3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33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proxy_next_upstream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error timeout;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3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3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36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proxy_redirect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off;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3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3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39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lastRenderedPageBreak/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proxy_set_header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Host $host;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4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4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42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proxy_set_header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X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-Real-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IP $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http_x_forwarded_for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4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4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45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proxy_set_header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X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-Forwarded-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For $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proxy_add_x_forwarded_for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4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4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48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client_max_body_size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100m;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4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5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51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client_body_buffer_size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256k;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5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5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5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proxy_connect_timeout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180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5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5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5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proxy_send_timeout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180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5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5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60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proxy_read_timeout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180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6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6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63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proxy_buffer_size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8k;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6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6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66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proxy_buffers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8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64k;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6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6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69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proxy_busy_buffers_size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128k;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7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7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72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proxy_temp_file_write_size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128k;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7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7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75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upstream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client 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7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7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78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server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192.168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.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200.29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: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80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7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8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81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8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8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8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upstream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client_test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8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8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8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server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192.168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.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200.29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: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81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8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8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90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9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9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93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server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9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9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96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listen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80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9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19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199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server_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name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localhost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0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0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02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location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0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04" w:author="Unknown"/>
          <w:rFonts w:ascii="Courier New" w:eastAsia="宋体" w:hAnsi="Courier New" w:cs="Courier New"/>
          <w:color w:val="800000"/>
          <w:kern w:val="0"/>
          <w:sz w:val="14"/>
          <w:szCs w:val="14"/>
          <w:shd w:val="clear" w:color="auto" w:fill="FFFFFF"/>
        </w:rPr>
      </w:pPr>
      <w:ins w:id="205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lastRenderedPageBreak/>
          <w:t xml:space="preserve">   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content_by_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'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0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0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08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clientIP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=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ngx.req.get_headers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()[</w:t>
        </w:r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"X-Real-IP"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]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0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1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11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</w:t>
        </w:r>
        <w:proofErr w:type="gramStart"/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if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clientIP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== nil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then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1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1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1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clientIP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=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ngx.req.get_headers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()[</w:t>
        </w:r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</w:t>
        </w:r>
        <w:proofErr w:type="spellStart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x_forwarded_for</w:t>
        </w:r>
        <w:proofErr w:type="spell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]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1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1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1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end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1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1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20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</w:t>
        </w:r>
        <w:proofErr w:type="gramStart"/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if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clientIP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== nil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then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2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2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23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clientIP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=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ngx.var.remote_addr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2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2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26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end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2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2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29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local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memcached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= require </w:t>
        </w:r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</w:t>
        </w:r>
        <w:proofErr w:type="spellStart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resty.memcached</w:t>
        </w:r>
        <w:proofErr w:type="spell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3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3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32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local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memc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, err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=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memcached:new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()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3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3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35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if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not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memc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then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3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3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38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ngx.say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(</w:t>
        </w:r>
        <w:proofErr w:type="gram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 xml:space="preserve">"failed to instantiate </w:t>
        </w:r>
        <w:proofErr w:type="spellStart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memc</w:t>
        </w:r>
        <w:proofErr w:type="spell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: "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, err)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3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4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41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return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4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4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4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end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4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4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4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local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ok, err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= 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memc:connect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(</w:t>
        </w:r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"127.0.0.1"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,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11211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)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4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4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50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if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not ok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then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5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5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53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ngx.say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(</w:t>
        </w:r>
        <w:proofErr w:type="gram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"failed to connect: "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, err)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5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5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56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return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5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5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59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end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6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6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62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local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res, flags, err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=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memc:get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(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clientIP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)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6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6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65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if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err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then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6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6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68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ngx.say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(</w:t>
        </w:r>
        <w:proofErr w:type="gram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 xml:space="preserve">"failed to get </w:t>
        </w:r>
        <w:proofErr w:type="spellStart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clientIP</w:t>
        </w:r>
        <w:proofErr w:type="spell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 xml:space="preserve"> "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, err)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6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7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71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lastRenderedPageBreak/>
          <w:t xml:space="preserve">    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return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7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7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7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end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7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7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7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if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 res</w:t>
        </w:r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== </w:t>
        </w:r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"1"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then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7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7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80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ngx.exec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(</w:t>
        </w:r>
        <w:proofErr w:type="gram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"@</w:t>
        </w:r>
        <w:proofErr w:type="spellStart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client_test</w:t>
        </w:r>
        <w:proofErr w:type="spell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)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8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8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83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return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8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8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86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end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8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8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89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  </w:t>
        </w:r>
        <w:proofErr w:type="spellStart"/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ngx.exec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(</w:t>
        </w:r>
        <w:proofErr w:type="gram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"@client"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)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9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9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92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9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9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ins w:id="295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    </w:t>
        </w:r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';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9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9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298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29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0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01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location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@client{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0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0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ins w:id="30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proxy_pass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http:</w:t>
        </w:r>
        <w:r w:rsidRPr="00742EAD">
          <w:rPr>
            <w:rFonts w:ascii="Courier New" w:eastAsia="宋体" w:hAnsi="Courier New" w:cs="Courier New"/>
            <w:color w:val="008000"/>
            <w:kern w:val="0"/>
            <w:sz w:val="14"/>
            <w:szCs w:val="14"/>
            <w:shd w:val="clear" w:color="auto" w:fill="FFFFFF"/>
          </w:rPr>
          <w:t>//client;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0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0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0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0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0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10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location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@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client_test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1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1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ins w:id="313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proxy_pass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http:</w:t>
        </w:r>
        <w:r w:rsidRPr="00742EAD">
          <w:rPr>
            <w:rFonts w:ascii="Courier New" w:eastAsia="宋体" w:hAnsi="Courier New" w:cs="Courier New"/>
            <w:color w:val="008000"/>
            <w:kern w:val="0"/>
            <w:sz w:val="14"/>
            <w:szCs w:val="14"/>
            <w:shd w:val="clear" w:color="auto" w:fill="FFFFFF"/>
          </w:rPr>
          <w:t>//client_test;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1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1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16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1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1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19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location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hello 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2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2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22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default_type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'text/plain'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2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24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25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content_by_lua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proofErr w:type="gramStart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'</w:t>
        </w:r>
        <w:proofErr w:type="spellStart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ngx.say</w:t>
        </w:r>
        <w:proofErr w:type="spell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(</w:t>
        </w:r>
        <w:proofErr w:type="gram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 xml:space="preserve">"hello, </w:t>
        </w:r>
        <w:proofErr w:type="spellStart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800000"/>
            <w:kern w:val="0"/>
            <w:sz w:val="14"/>
            <w:szCs w:val="14"/>
            <w:shd w:val="clear" w:color="auto" w:fill="FFFFFF"/>
          </w:rPr>
          <w:t>")'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2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27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28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2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3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31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location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= /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50x.html {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3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3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3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     </w:t>
        </w:r>
        <w:proofErr w:type="gram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root</w:t>
        </w:r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html;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3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36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3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lastRenderedPageBreak/>
          <w:t xml:space="preserve">    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38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39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40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  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41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4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ins w:id="343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}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4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45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46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47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检测配置文件。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48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4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50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ins w:id="351" w:author="Unknown"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#/soft/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sbin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-</w:t>
        </w:r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t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52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53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  <w:proofErr w:type="spellStart"/>
      <w:proofErr w:type="gramStart"/>
      <w:ins w:id="354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nginx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: the configuration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file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/soft/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/conf/</w:t>
        </w:r>
        <w:proofErr w:type="spellStart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nginx.conf</w:t>
        </w:r>
        <w:proofErr w:type="spell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 syntax is ok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55" w:author="Unknown"/>
          <w:rFonts w:ascii="Courier New" w:eastAsia="宋体" w:hAnsi="Courier New" w:cs="Courier New"/>
          <w:color w:val="000000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5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spellStart"/>
      <w:proofErr w:type="gramStart"/>
      <w:ins w:id="357" w:author="Unknown"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>nginx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000000"/>
            <w:kern w:val="0"/>
            <w:sz w:val="14"/>
            <w:szCs w:val="14"/>
            <w:shd w:val="clear" w:color="auto" w:fill="FFFFFF"/>
          </w:rPr>
          <w:t xml:space="preserve">: configuration </w:t>
        </w:r>
        <w:r w:rsidRPr="00742EAD">
          <w:rPr>
            <w:rFonts w:ascii="Courier New" w:eastAsia="宋体" w:hAnsi="Courier New" w:cs="Courier New"/>
            <w:color w:val="0000FF"/>
            <w:kern w:val="0"/>
            <w:sz w:val="14"/>
            <w:szCs w:val="14"/>
            <w:shd w:val="clear" w:color="auto" w:fill="FFFFFF"/>
          </w:rPr>
          <w:t>file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/soft/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/conf/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nginx.conf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test is successful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58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5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60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61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启动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nginx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6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6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6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ins w:id="365" w:author="Unknown"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/soft/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sbin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/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nginx</w:t>
        </w:r>
        <w:proofErr w:type="spell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6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67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68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69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启动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memcached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服务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70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71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7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  <w:proofErr w:type="spellStart"/>
      <w:proofErr w:type="gramStart"/>
      <w:ins w:id="373" w:author="Unknown"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>memcached</w:t>
        </w:r>
        <w:proofErr w:type="spellEnd"/>
        <w:proofErr w:type="gramEnd"/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-u nobody -m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1024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-c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2048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-p </w:t>
        </w:r>
        <w:r w:rsidRPr="00742EAD">
          <w:rPr>
            <w:rFonts w:ascii="Courier New" w:eastAsia="宋体" w:hAnsi="Courier New" w:cs="Courier New"/>
            <w:color w:val="800080"/>
            <w:kern w:val="0"/>
            <w:sz w:val="14"/>
            <w:szCs w:val="14"/>
            <w:shd w:val="clear" w:color="auto" w:fill="FFFFFF"/>
          </w:rPr>
          <w:t>11211</w:t>
        </w:r>
        <w:r w:rsidRPr="00742EAD">
          <w:rPr>
            <w:rFonts w:ascii="Courier New" w:eastAsia="宋体" w:hAnsi="Courier New" w:cs="Courier New"/>
            <w:color w:val="333333"/>
            <w:kern w:val="0"/>
            <w:sz w:val="14"/>
            <w:szCs w:val="14"/>
            <w:shd w:val="clear" w:color="auto" w:fill="FFFFFF"/>
          </w:rPr>
          <w:t xml:space="preserve"> –d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7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75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7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77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78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三、测试验证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7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80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81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测试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模块是否运行正常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8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83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ins w:id="384" w:author="Unknown"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访问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http://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测试服务器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ip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地址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/hello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。如果显示：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hello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，</w:t>
        </w:r>
        <w:proofErr w:type="spellStart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lua</w:t>
        </w:r>
        <w:proofErr w:type="spellEnd"/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 xml:space="preserve"> </w:t>
        </w:r>
        <w:r w:rsidRPr="00742EAD">
          <w:rPr>
            <w:rFonts w:ascii="Courier New" w:eastAsia="宋体" w:hAnsi="Courier New" w:cs="Courier New"/>
            <w:color w:val="333333"/>
            <w:kern w:val="0"/>
            <w:sz w:val="17"/>
            <w:szCs w:val="17"/>
          </w:rPr>
          <w:t>表示安装成功。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85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86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87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r>
        <w:rPr>
          <w:rFonts w:ascii="Courier New" w:eastAsia="宋体" w:hAnsi="Courier New" w:cs="Courier New"/>
          <w:noProof/>
          <w:color w:val="333333"/>
          <w:kern w:val="0"/>
          <w:sz w:val="17"/>
          <w:szCs w:val="17"/>
        </w:rPr>
        <w:drawing>
          <wp:inline distT="0" distB="0" distL="0" distR="0">
            <wp:extent cx="4762500" cy="1059180"/>
            <wp:effectExtent l="19050" t="0" r="0" b="0"/>
            <wp:docPr id="2" name="图片 2" descr="http://static.inagios.cn/uploadpic/6/22/6223da40a8c226ba298a7ca90fd07b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tatic.inagios.cn/uploadpic/6/22/6223da40a8c226ba298a7ca90fd07b8d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88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8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90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391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在另一台测试机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(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这里是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192.168.200.29)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设置两个虚拟主机，一个用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80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端口是执行正常代码，一个是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81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端口执行灰度测试代码。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92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93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394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395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在</w:t>
        </w:r>
        <w:proofErr w:type="spellStart"/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memcached</w:t>
        </w:r>
        <w:proofErr w:type="spellEnd"/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中以你的客户机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IP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地址为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key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，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value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值为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1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。这里我的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IP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是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192.168.68.211.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96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97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398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proofErr w:type="gramStart"/>
      <w:ins w:id="399" w:author="Unknown"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>telnet</w:t>
        </w:r>
        <w:proofErr w:type="gramEnd"/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 xml:space="preserve"> </w:t>
        </w:r>
        <w:proofErr w:type="spellStart"/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>localhost</w:t>
        </w:r>
        <w:proofErr w:type="spellEnd"/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 xml:space="preserve"> 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11211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00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01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proofErr w:type="gramStart"/>
      <w:ins w:id="402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Trying ::</w:t>
        </w:r>
        <w:proofErr w:type="gramEnd"/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</w:t>
        </w:r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...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03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04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proofErr w:type="gramStart"/>
      <w:ins w:id="405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 xml:space="preserve">Connected to </w:t>
        </w:r>
        <w:proofErr w:type="spellStart"/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localhost</w:t>
        </w:r>
        <w:proofErr w:type="spellEnd"/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.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06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07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ins w:id="408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 xml:space="preserve">Escape character is </w:t>
        </w:r>
        <w:r w:rsidRPr="00742EAD">
          <w:rPr>
            <w:rFonts w:ascii="Times New Roman" w:eastAsia="宋体" w:hAnsi="Times New Roman" w:cs="Times New Roman"/>
            <w:color w:val="800000"/>
            <w:kern w:val="0"/>
            <w:sz w:val="24"/>
            <w:szCs w:val="24"/>
            <w:shd w:val="clear" w:color="auto" w:fill="FFFFFF"/>
          </w:rPr>
          <w:t>'^]'</w:t>
        </w:r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.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09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10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  <w:proofErr w:type="gramStart"/>
      <w:ins w:id="411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set</w:t>
        </w:r>
        <w:proofErr w:type="gramEnd"/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 xml:space="preserve"> 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192.168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>.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68.211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 xml:space="preserve"> 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0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 xml:space="preserve"> 360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0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 xml:space="preserve"> 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12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13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ins w:id="414" w:author="Unknown"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15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16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ins w:id="417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STORED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18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19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proofErr w:type="gramStart"/>
      <w:ins w:id="420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get</w:t>
        </w:r>
        <w:proofErr w:type="gramEnd"/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 xml:space="preserve"> 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192.168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>.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68.211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21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22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  <w:ins w:id="423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 xml:space="preserve">VALUE 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192.168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>.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68.211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 xml:space="preserve"> 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9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  <w:shd w:val="clear" w:color="auto" w:fill="FFFFFF"/>
          </w:rPr>
          <w:t xml:space="preserve"> </w:t>
        </w:r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24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25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ins w:id="426" w:author="Unknown">
        <w:r w:rsidRPr="00742EAD">
          <w:rPr>
            <w:rFonts w:ascii="Times New Roman" w:eastAsia="宋体" w:hAnsi="Times New Roman" w:cs="Times New Roman"/>
            <w:color w:val="800080"/>
            <w:kern w:val="0"/>
            <w:sz w:val="24"/>
            <w:szCs w:val="24"/>
            <w:shd w:val="clear" w:color="auto" w:fill="FFFFFF"/>
          </w:rPr>
          <w:t>1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27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28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ins w:id="429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END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30" w:author="Unknown"/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31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  <w:proofErr w:type="gramStart"/>
      <w:ins w:id="432" w:author="Unknown">
        <w:r w:rsidRPr="00742EAD">
          <w:rPr>
            <w:rFonts w:ascii="Times New Roman" w:eastAsia="宋体" w:hAnsi="Times New Roman" w:cs="Times New Roman"/>
            <w:color w:val="000000"/>
            <w:kern w:val="0"/>
            <w:sz w:val="24"/>
            <w:szCs w:val="24"/>
            <w:shd w:val="clear" w:color="auto" w:fill="FFFFFF"/>
          </w:rPr>
          <w:t>quit</w:t>
        </w:r>
        <w:proofErr w:type="gramEnd"/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33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34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35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36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37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注意：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38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39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40" w:author="Unknown"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set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后第一个值为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key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值。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41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42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43" w:author="Unknown"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192.168.68.211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这是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key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值是需要灰度测试的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IP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地址；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44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45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46" w:author="Unknown"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 xml:space="preserve">0 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表示一个跟该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key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有关的自定义数据；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47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48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49" w:author="Unknown"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 xml:space="preserve">3600 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表示该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key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值的有效时间；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50" w:author="Unknown"/>
          <w:rFonts w:ascii="Times New Roman" w:eastAsia="宋体" w:hAnsi="Times New Roman" w:cs="Times New Roman"/>
          <w:color w:val="333333"/>
          <w:kern w:val="0"/>
          <w:sz w:val="24"/>
          <w:szCs w:val="2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51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52" w:author="Unknown"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 xml:space="preserve">1 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表示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key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所对应的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value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值的字节数。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53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5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55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56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下面访问</w:t>
        </w:r>
        <w:proofErr w:type="spellStart"/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Nginx</w:t>
        </w:r>
        <w:proofErr w:type="spellEnd"/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，效果符合预期，我的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IP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已经在</w:t>
        </w:r>
        <w:proofErr w:type="spellStart"/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memcached</w:t>
        </w:r>
        <w:proofErr w:type="spellEnd"/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中存储值，所以请求转发给执行灰度测试代码的主机。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57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58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r>
        <w:rPr>
          <w:rFonts w:ascii="Courier New" w:eastAsia="宋体" w:hAnsi="Courier New" w:cs="Courier New"/>
          <w:noProof/>
          <w:color w:val="333333"/>
          <w:kern w:val="0"/>
          <w:sz w:val="17"/>
          <w:szCs w:val="17"/>
        </w:rPr>
        <w:drawing>
          <wp:inline distT="0" distB="0" distL="0" distR="0">
            <wp:extent cx="4419600" cy="1645920"/>
            <wp:effectExtent l="19050" t="0" r="0" b="0"/>
            <wp:docPr id="3" name="图片 3" descr="http://static.inagios.cn/uploadpic/a/b1/ab1062630f468275e2bc0af2e7054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tatic.inagios.cn/uploadpic/a/b1/ab1062630f468275e2bc0af2e705421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5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60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61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从</w:t>
        </w:r>
        <w:proofErr w:type="spellStart"/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memcached</w:t>
        </w:r>
        <w:proofErr w:type="spellEnd"/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删除我的主机</w:t>
        </w:r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IP</w:t>
        </w:r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值。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62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63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r>
        <w:rPr>
          <w:rFonts w:ascii="Courier New" w:eastAsia="宋体" w:hAnsi="Courier New" w:cs="Courier New"/>
          <w:noProof/>
          <w:color w:val="333333"/>
          <w:kern w:val="0"/>
          <w:sz w:val="17"/>
          <w:szCs w:val="17"/>
        </w:rPr>
        <w:drawing>
          <wp:inline distT="0" distB="0" distL="0" distR="0">
            <wp:extent cx="3436620" cy="914400"/>
            <wp:effectExtent l="19050" t="0" r="0" b="0"/>
            <wp:docPr id="4" name="图片 4" descr="http://static.inagios.cn/uploadpic/d/22/d226577a7830313cd6107905a16dc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tatic.inagios.cn/uploadpic/d/22/d226577a7830313cd6107905a16dc42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64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65" w:author="Unknown"/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ins w:id="466" w:author="Unknown"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再次请求</w:t>
        </w:r>
        <w:proofErr w:type="spellStart"/>
        <w:r w:rsidRPr="00742EAD">
          <w:rPr>
            <w:rFonts w:ascii="Times New Roman" w:eastAsia="宋体" w:hAnsi="Times New Roman" w:cs="Times New Roman"/>
            <w:color w:val="333333"/>
            <w:kern w:val="0"/>
            <w:sz w:val="24"/>
            <w:szCs w:val="24"/>
          </w:rPr>
          <w:t>Nginx</w:t>
        </w:r>
        <w:proofErr w:type="spellEnd"/>
        <w:r w:rsidRPr="00742EAD">
          <w:rPr>
            <w:rFonts w:ascii="Times New Roman" w:eastAsia="宋体" w:hAnsi="Courier New" w:cs="Times New Roman"/>
            <w:color w:val="333333"/>
            <w:kern w:val="0"/>
            <w:sz w:val="24"/>
            <w:szCs w:val="24"/>
          </w:rPr>
          <w:t>，请求转发给执行正常代码内容的主机。</w:t>
        </w:r>
      </w:ins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67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742EAD" w:rsidRPr="00742EAD" w:rsidRDefault="00742EAD" w:rsidP="00742E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88" w:lineRule="atLeast"/>
        <w:jc w:val="left"/>
        <w:textAlignment w:val="baseline"/>
        <w:rPr>
          <w:ins w:id="468" w:author="Unknown"/>
          <w:rFonts w:ascii="Courier New" w:eastAsia="宋体" w:hAnsi="Courier New" w:cs="Courier New"/>
          <w:color w:val="333333"/>
          <w:kern w:val="0"/>
          <w:sz w:val="17"/>
          <w:szCs w:val="17"/>
        </w:rPr>
      </w:pPr>
      <w:r>
        <w:rPr>
          <w:rFonts w:ascii="Courier New" w:eastAsia="宋体" w:hAnsi="Courier New" w:cs="Courier New"/>
          <w:noProof/>
          <w:color w:val="333333"/>
          <w:kern w:val="0"/>
          <w:sz w:val="17"/>
          <w:szCs w:val="17"/>
        </w:rPr>
        <w:drawing>
          <wp:inline distT="0" distB="0" distL="0" distR="0">
            <wp:extent cx="4373880" cy="1645920"/>
            <wp:effectExtent l="19050" t="0" r="7620" b="0"/>
            <wp:docPr id="5" name="图片 5" descr="http://static.inagios.cn/uploadpic/c/9a/c9a1d774f5e312cc0f8761055a9c22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tatic.inagios.cn/uploadpic/c/9a/c9a1d774f5e312cc0f8761055a9c22ee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EAD" w:rsidRPr="00742EAD" w:rsidRDefault="00742EAD" w:rsidP="00742E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52" w:lineRule="atLeast"/>
        <w:jc w:val="left"/>
        <w:rPr>
          <w:ins w:id="469" w:author="Unknown"/>
          <w:rFonts w:ascii="Courier New" w:eastAsia="宋体" w:hAnsi="Courier New" w:cs="Courier New"/>
          <w:color w:val="333333"/>
          <w:kern w:val="0"/>
          <w:sz w:val="14"/>
          <w:szCs w:val="14"/>
          <w:shd w:val="clear" w:color="auto" w:fill="FFFFFF"/>
        </w:rPr>
      </w:pPr>
    </w:p>
    <w:p w:rsidR="00E92802" w:rsidRDefault="00742EAD" w:rsidP="00742EAD">
      <w:ins w:id="470" w:author="Unknown">
        <w:r w:rsidRPr="00742EAD">
          <w:rPr>
            <w:rFonts w:ascii="宋体" w:eastAsia="宋体" w:hAnsi="宋体" w:cs="宋体"/>
            <w:kern w:val="0"/>
            <w:sz w:val="14"/>
            <w:szCs w:val="14"/>
          </w:rPr>
          <w:br/>
        </w:r>
      </w:ins>
    </w:p>
    <w:sectPr w:rsidR="00E928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42EAD"/>
    <w:rsid w:val="00742EAD"/>
    <w:rsid w:val="00AB4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42EA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42EA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napaestic">
    <w:name w:val="anapaestic"/>
    <w:basedOn w:val="a0"/>
    <w:rsid w:val="00742EAD"/>
  </w:style>
  <w:style w:type="paragraph" w:styleId="HTML">
    <w:name w:val="HTML Preformatted"/>
    <w:basedOn w:val="a"/>
    <w:link w:val="HTMLChar"/>
    <w:uiPriority w:val="99"/>
    <w:semiHidden/>
    <w:unhideWhenUsed/>
    <w:rsid w:val="00742E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42EAD"/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42E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42EAD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742EAD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42EA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9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9" w:color="0167C3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姜盛</dc:creator>
  <cp:keywords/>
  <dc:description/>
  <cp:lastModifiedBy>姜盛</cp:lastModifiedBy>
  <cp:revision>1</cp:revision>
  <dcterms:created xsi:type="dcterms:W3CDTF">2017-10-27T12:56:00Z</dcterms:created>
  <dcterms:modified xsi:type="dcterms:W3CDTF">2017-10-27T12:58:00Z</dcterms:modified>
</cp:coreProperties>
</file>